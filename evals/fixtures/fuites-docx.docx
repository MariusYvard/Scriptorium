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Texte ordinaire.</w:t>
      </w:r>
    </w:p>
    <w:p>
      <w:ins w:id="1" w:author="Relecteur">
        <w:r>
          <w:t>ajout non accepte</w:t>
        </w:r>
      </w:ins>
      <w:del w:id="2" w:author="Relecteur">
        <w:r>
          <w:delText>coupe non accepte</w:delText>
        </w:r>
      </w:del>
    </w:p>
    <w:p>
      <w:r>
        <w:rPr>
          <w:vanish/>
        </w:rPr>
        <w:t>note interne masquee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>
  <w:comment w:id="1" w:author="Claire Dumas" w:initials="CD">
    <w:p>
      <w:r>
        <w:t>a revoir avant envoi</w:t>
      </w:r>
    </w:p>
  </w:comment>
</w:comment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yperlink" Target="file:///C:/Users/prenom.nom/Documents/notes.xlsx" TargetMode="External"/></Relationships>
</file>

<file path=docProps/app.xml><?xml version="1.0" encoding="utf-8"?>
<Properties xmlns="http://schemas.openxmlformats.org/officeDocument/2006/extended-properties">
  <Application>Microsoft Office Word</Application>
  <Company>Cabinet Exemple</Company>
  <TotalTime>245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Rapport interne</dc:title>
  <dc:creator>Prenom Nom</dc:creator>
  <cp:lastModifiedBy>autre.personne</cp:lastModifiedBy>
  <cp:revision>17</cp:revision>
</cp:coreProperties>
</file>